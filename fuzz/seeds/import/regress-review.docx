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body>
    <w:p>
      <w:pPr/>
      <w:del w:id="1" w:author="Ann" w:date="2026-10-06T07:59:42Z">
        <w:r>
          <w:delText xml:space="preserve">The </w:delText>
        </w:r>
      </w:del>
      <w:r>
        <w:t xml:space="preserve">quick </w:t>
      </w:r>
      <w:ins w:id="2" w:author="Ann" w:date="2026-10-06T07:59:42Z">
        <w:r>
          <w:t xml:space="preserve">brown </w:t>
        </w:r>
      </w:ins>
      <w:commentRangeStart w:id="1"/>
      <w:commentRangeStart w:id="2"/>
      <w:r>
        <w:t xml:space="preserve">fox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sectPr>
      <w:pgSz w:w="11906" w:h="16838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comment w:id="1" w:author="Ann" w:date="2026-10-06T03:59:42" w:initials="A">
    <w:p w14:paraId="10000001">
      <w:pPr>
        <w:pStyle w:val="CommentText"/>
      </w:pPr>
      <w:r>
        <w:rPr>
          <w:rStyle w:val="CommentReference"/>
        </w:rPr>
        <w:annotationRef/>
      </w:r>
      <w:r>
        <w:t xml:space="preserve">Which fox?</w:t>
      </w:r>
    </w:p>
  </w:comment>
  <w:comment w:id="2" w:author="Ann" w:date="2026-10-06T03:59:42" w:initials="A">
    <w:p w14:paraId="10000002">
      <w:pPr>
        <w:pStyle w:val="CommentText"/>
      </w:pPr>
      <w:r>
        <w:rPr>
          <w:rStyle w:val="CommentReference"/>
        </w:rPr>
        <w:annotationRef/>
      </w:r>
      <w:r>
        <w:t xml:space="preserve">The red one.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paraIdParent="10000001" w15:done="0"/>
</w15:commentsEx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/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defaultTabStop w:val="720"/>
  <w:autoHyphenation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g="http://schemas.microsoft.com/office/word/2010/wordprocessingGroup" xmlns:wps="http://schemas.microsoft.com/office/word/2010/wordprocessingShape" xmlns:w14="http://schemas.microsoft.com/office/word/2010/wordml" xmlns:m="http://schemas.openxmlformats.org/officeDocument/2006/math">
  <w:docDefaults>
    <w:rPrDefault>
      <w:rPr>
        <w:rFonts w:ascii="Times New Roman" w:hAnsi="Times New Roman" w:cs="Times New Roman"/>
        <w:kern w:val="2"/>
        <w:sz w:val="20"/>
        <w:szCs w:val="20"/>
        <w:lang w:val="en-US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uppressAutoHyphens/>
      <w:spacing w:before="400" w:after="200"/>
      <w:ind w:firstLine="0"/>
      <w:jc w:val="left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320" w:after="160"/>
      <w:ind w:firstLine="0"/>
      <w:jc w:val="left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uppressAutoHyphens/>
      <w:spacing w:before="280" w:after="140"/>
      <w:ind w:firstLine="0"/>
      <w:jc w:val="left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uppressAutoHyphens/>
      <w:spacing w:before="240" w:after="120"/>
      <w:ind w:firstLine="0"/>
      <w:jc w:val="left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uppressAutoHyphens/>
      <w:spacing w:before="220" w:after="100"/>
      <w:ind w:firstLine="0"/>
      <w:jc w:val="left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uppressAutoHyphens/>
      <w:spacing w:before="200" w:after="100"/>
      <w:ind w:firstLine="0"/>
      <w:jc w:val="left"/>
      <w:outlineLvl w:val="5"/>
    </w:pPr>
    <w:rPr>
      <w:b/>
      <w:sz w:val="20"/>
      <w:szCs w:val="20"/>
    </w:rPr>
  </w:style>
  <w:style w:type="paragraph" w:styleId="Title">
    <w:name w:val="Title"/>
    <w:basedOn w:val="Normal"/>
    <w:next w:val="Normal"/>
    <w:qFormat/>
    <w:pPr>
      <w:suppressAutoHyphens/>
      <w:spacing w:after="360"/>
      <w:ind w:firstLine="0"/>
      <w:jc w:val="center"/>
    </w:pPr>
    <w:rPr>
      <w:b/>
      <w:sz w:val="48"/>
      <w:szCs w:val="48"/>
    </w:rPr>
  </w:style>
  <w:style w:type="paragraph" w:styleId="Caption">
    <w:name w:val="caption"/>
    <w:basedOn w:val="Normal"/>
    <w:qFormat/>
    <w:pPr>
      <w:spacing w:before="120" w:after="200"/>
      <w:ind w:firstLine="0"/>
      <w:jc w:val="center"/>
    </w:pPr>
    <w:rPr>
      <w:i/>
      <w:sz w:val="18"/>
      <w:szCs w:val="18"/>
    </w:rPr>
  </w:style>
  <w:style w:type="paragraph" w:styleId="Quote">
    <w:name w:val="Quote"/>
    <w:basedOn w:val="Normal"/>
    <w:qFormat/>
    <w:pPr>
      <w:ind w:left="480" w:right="480"/>
    </w:pPr>
    <w:rPr>
      <w:i/>
    </w:rPr>
  </w:style>
  <w:style w:type="paragraph" w:styleId="Code">
    <w:name w:val="Code"/>
    <w:basedOn w:val="Normal"/>
    <w:qFormat/>
    <w:pPr>
      <w:suppressAutoHyphens/>
      <w:ind w:firstLine="0"/>
      <w:jc w:val="left"/>
    </w:pPr>
    <w:rPr>
      <w:rFonts w:ascii="Courier New" w:hAnsi="Courier New" w:cs="Courier New"/>
      <w:kern w:val="0"/>
      <w:sz w:val="18"/>
      <w:szCs w:val="18"/>
    </w:rPr>
  </w:style>
  <w:style w:type="character" w:styleId="Emphasis">
    <w:name w:val="Emphasis"/>
    <w:qFormat/>
    <w:rPr>
      <w:i/>
    </w:rPr>
  </w:style>
  <w:style w:type="character" w:styleId="Strong">
    <w:name w:val="Strong"/>
    <w:qFormat/>
    <w:rPr>
      <w:b/>
    </w:rPr>
  </w:style>
  <w:style w:type="paragraph" w:styleId="Term">
    <w:name w:val="Term"/>
    <w:basedOn w:val="Normal"/>
    <w:qFormat/>
    <w:pPr>
      <w:keepNext/>
      <w:spacing w:after="0"/>
    </w:pPr>
    <w:rPr>
      <w:b/>
    </w:rPr>
  </w:style>
  <w:style w:type="paragraph" w:styleId="Definition">
    <w:name w:val="Definition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En" Type="http://schemas.openxmlformats.org/officeDocument/2006/relationships/endnotes" Target="endnotes.xml"/><Relationship Id="rId4" Type="http://schemas.openxmlformats.org/officeDocument/2006/relationships/settings" Target="settings.xml"/><Relationship Id="rIdCm" Type="http://schemas.openxmlformats.org/officeDocument/2006/relationships/comments" Target="comments.xml"/><Relationship Id="rIdCx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